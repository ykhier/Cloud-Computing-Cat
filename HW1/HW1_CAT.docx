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למחשוב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</w:rPr>
      </w:pPr>
      <w:bookmarkStart w:colFirst="0" w:colLast="0" w:name="_heading=h.9eqcupvkn2qt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u w:val="single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u w:val="single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https://github.com/ykhier/Cloud-Computing-Cat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עידו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סקל</w:t>
      </w:r>
    </w:p>
    <w:p w:rsidR="00000000" w:rsidDel="00000000" w:rsidP="00000000" w:rsidRDefault="00000000" w:rsidRPr="00000000" w14:paraId="00000009">
      <w:pPr>
        <w:bidi w:val="1"/>
        <w:spacing w:after="0" w:line="360" w:lineRule="auto"/>
        <w:ind w:right="357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חולקה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בשווה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וכיוון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נפגשנו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שיצאנו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מהסנדא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rHeight w:val="398.964843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עידו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סקל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וייבוא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וייבוא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),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סמיון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פורלנדר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התרגיל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הקשורות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וייבוא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Empathy map</w:t>
            </w:r>
          </w:p>
          <w:p w:rsidR="00000000" w:rsidDel="00000000" w:rsidP="00000000" w:rsidRDefault="00000000" w:rsidRPr="00000000" w14:paraId="00000018">
            <w:pPr>
              <w:bidi w:val="1"/>
              <w:spacing w:after="0" w:line="360" w:lineRule="auto"/>
              <w:ind w:left="720" w:right="357" w:firstLine="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ind w:left="720" w:right="357" w:firstLine="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התרגיל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השאלות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הקשורות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דשבורד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וייבוא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Empathy map</w:t>
            </w:r>
          </w:p>
          <w:p w:rsidR="00000000" w:rsidDel="00000000" w:rsidP="00000000" w:rsidRDefault="00000000" w:rsidRPr="00000000" w14:paraId="0000001D">
            <w:pPr>
              <w:spacing w:after="0" w:line="360" w:lineRule="auto"/>
              <w:ind w:left="720" w:right="357" w:firstLine="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רביבו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הינו</w:t>
            </w:r>
          </w:p>
        </w:tc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עיצובית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שיפורים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FR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NFR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סיווגים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וגמיפיקיישן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רעיונות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עיצובית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שיפורים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FR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דרישות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NFR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סיווגים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וגמיפיקיישן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חיר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ראיון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הפרסונה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USE CASE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וגמיפיקיישן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לפרויקט</w:t>
            </w:r>
          </w:p>
        </w:tc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ראיון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הפרסונה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USE CASE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טיפוס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חיישנים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וגמיפיקיישן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bidi w:val="1"/>
              <w:spacing w:after="0" w:line="360" w:lineRule="auto"/>
              <w:ind w:left="720" w:right="357" w:hanging="360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לפרויקט</w:t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0" w:line="360" w:lineRule="auto"/>
        <w:ind w:right="357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1:</w:t>
      </w:r>
    </w:p>
    <w:p w:rsidR="00000000" w:rsidDel="00000000" w:rsidP="00000000" w:rsidRDefault="00000000" w:rsidRPr="00000000" w14:paraId="0000003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הטמעת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לבחירתכם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הקריטריונים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1 -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תשובה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 Capital One </w:t>
      </w:r>
    </w:p>
    <w:p w:rsidR="00000000" w:rsidDel="00000000" w:rsidP="00000000" w:rsidRDefault="00000000" w:rsidRPr="00000000" w14:paraId="0000003C">
      <w:pPr>
        <w:bidi w:val="1"/>
        <w:rPr>
          <w:color w:val="0000ff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הבנקים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הדיגיטליים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בארצות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התשתיות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בחרה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כפתרון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וביצעה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הפיזיים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איפשר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להגביר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התפעולית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הפיננסיות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שעוברות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תשתיות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שרתים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וירטואליים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ותשתיות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שאיפשרו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פיזיים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אימצו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מנוהלים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ושירותי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Serverless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להאיץ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DevOps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ההטמעה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מטריקות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לדוגמא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  <w:br w:type="textWrapping"/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https://guidingmetrics.com/content/cloud-services-industrys-10-most-critical-metrics/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System Availability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color w:val="4472c4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נימוק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שהשירותים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הפיננסיים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השבתות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99.9%)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ומהווה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להצלחת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4472c4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Scalability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ולהצטמצם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ליעד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להגביר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הגמישות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מהמערכות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הישנות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Cost Per Customer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והטמעה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מוצלחת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שביטלה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מרכזים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יקרים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ועברה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התיחסו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בזמינות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סקיילביליות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ובהפחתת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שהשילוב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AWS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Capital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יתאים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SaaS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מגביל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ואבטחה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מחזיר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עלויות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היברידי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ופערים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סביבות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שיפגע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שהושגה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להעזר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https://aws.amazon.com/solutions/case-studies/</w:t>
        </w:r>
      </w:hyperlink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color w:val="ff0000"/>
          <w:sz w:val="24"/>
          <w:szCs w:val="24"/>
        </w:rPr>
      </w:pP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https://aws.amazon.com/vi/solutions/case-studies/capital-one-all-in-on-aws</w:t>
        </w:r>
      </w:hyperlink>
      <w:r w:rsidDel="00000000" w:rsidR="00000000" w:rsidRPr="00000000">
        <w:rPr>
          <w:color w:val="ff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u w:val="single"/>
          <w:rtl w:val="0"/>
        </w:rPr>
        <w:t xml:space="preserve">thinking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bidi w:val="1"/>
        <w:rPr>
          <w:rFonts w:ascii="Arial" w:cs="Arial" w:eastAsia="Arial" w:hAnsi="Arial"/>
          <w:sz w:val="34"/>
          <w:szCs w:val="34"/>
        </w:rPr>
      </w:pPr>
      <w:bookmarkStart w:colFirst="0" w:colLast="0" w:name="_heading=h.oz25onhjunu9" w:id="1"/>
      <w:bookmarkEnd w:id="1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חכם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ענן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לסדנת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ענן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הנעזרים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Precision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ושליטה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עוצמת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ואינטואיטיבית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qlmhksoa22y9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דגימת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מרוחקים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מנתחת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מזיקים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bidi w:val="1"/>
        <w:spacing w:after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להשקיה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וטיפול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8eneuzlim5jj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):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משלבת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אלמנט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מרוץ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לניטור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הצמחים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תגמול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והפעלת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מניעה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אחרים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-10%"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מחמירות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בצעו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שעשיתם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ופסקה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והקשר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69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PurrFarm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בחקלאות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אוספת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קרקע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ועוצמת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ומשלבת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פותרת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6C">
      <w:pP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ותנאי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בעייתיים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שמוביל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ונזק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0" w:lineRule="auto"/>
        <w:ind w:left="144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PurrFarm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מיועדת</w:t>
      </w:r>
    </w:p>
    <w:p w:rsidR="00000000" w:rsidDel="00000000" w:rsidP="00000000" w:rsidRDefault="00000000" w:rsidRPr="00000000" w14:paraId="0000006F">
      <w:pP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למגדלי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וחקלאים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מדייקת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ורוצים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לנטר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לעשות</w:t>
      </w:r>
    </w:p>
    <w:p w:rsidR="00000000" w:rsidDel="00000000" w:rsidP="00000000" w:rsidRDefault="00000000" w:rsidRPr="00000000" w14:paraId="00000071">
      <w:pP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לנטר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מחיישני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ומזיקים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והשקיה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בפתרון</w:t>
      </w:r>
    </w:p>
    <w:p w:rsidR="00000000" w:rsidDel="00000000" w:rsidP="00000000" w:rsidRDefault="00000000" w:rsidRPr="00000000" w14:paraId="00000073">
      <w:pP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הענן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לאפליקציה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ולאחסן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0" w:lineRule="auto"/>
        <w:ind w:left="144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חקלאי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אגרונום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גנן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מקצועי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בניטור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4"/>
        <w:gridCol w:w="2908"/>
        <w:gridCol w:w="2893"/>
        <w:tblGridChange w:id="0">
          <w:tblGrid>
            <w:gridCol w:w="3724"/>
            <w:gridCol w:w="2908"/>
            <w:gridCol w:w="2893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before="240" w:lineRule="auto"/>
              <w:rPr>
                <w:b w:val="1"/>
                <w:bCs w:val="1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פרסונה</w:t>
            </w:r>
          </w:p>
          <w:p w:rsidR="00000000" w:rsidDel="00000000" w:rsidP="00000000" w:rsidRDefault="00000000" w:rsidRPr="00000000" w14:paraId="00000077">
            <w:pPr>
              <w:bidi w:val="1"/>
              <w:spacing w:before="240" w:lineRule="auto"/>
              <w:rPr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color w:val="0000ff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8">
            <w:pPr>
              <w:bidi w:val="1"/>
              <w:spacing w:before="240" w:lineRule="auto"/>
              <w:rPr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00ff"/>
                <w:rtl w:val="1"/>
              </w:rPr>
              <w:t xml:space="preserve">איש</w:t>
            </w:r>
            <w:r w:rsidDel="00000000" w:rsidR="00000000" w:rsidRPr="00000000">
              <w:rPr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rtl w:val="1"/>
              </w:rPr>
              <w:t xml:space="preserve">משפחה</w:t>
            </w:r>
            <w:r w:rsidDel="00000000" w:rsidR="00000000" w:rsidRPr="00000000">
              <w:rPr>
                <w:color w:val="0000ff"/>
                <w:rtl w:val="1"/>
              </w:rPr>
              <w:t xml:space="preserve">, </w:t>
            </w:r>
            <w:r w:rsidDel="00000000" w:rsidR="00000000" w:rsidRPr="00000000">
              <w:rPr>
                <w:color w:val="0000ff"/>
                <w:rtl w:val="1"/>
              </w:rPr>
              <w:t xml:space="preserve">אחראי</w:t>
            </w:r>
            <w:r w:rsidDel="00000000" w:rsidR="00000000" w:rsidRPr="00000000">
              <w:rPr>
                <w:color w:val="0000ff"/>
                <w:rtl w:val="1"/>
              </w:rPr>
              <w:t xml:space="preserve">, </w:t>
            </w:r>
            <w:r w:rsidDel="00000000" w:rsidR="00000000" w:rsidRPr="00000000">
              <w:rPr>
                <w:color w:val="0000ff"/>
                <w:rtl w:val="1"/>
              </w:rPr>
              <w:t xml:space="preserve">מסור</w:t>
            </w:r>
            <w:r w:rsidDel="00000000" w:rsidR="00000000" w:rsidRPr="00000000">
              <w:rPr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rtl w:val="1"/>
              </w:rPr>
              <w:t xml:space="preserve">לעבודה</w:t>
            </w:r>
            <w:r w:rsidDel="00000000" w:rsidR="00000000" w:rsidRPr="00000000">
              <w:rPr>
                <w:color w:val="0000ff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rtl w:val="1"/>
              </w:rPr>
              <w:t xml:space="preserve">שלו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bidi w:val="1"/>
              <w:spacing w:before="240" w:lineRule="auto"/>
              <w:rPr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קורות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בקצרה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ובהקשר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למקרה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65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מהכפר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פקיעין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גדל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במשפחה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חקלאית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ומגיל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צעיר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ליווה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בעבודות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השדה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השנים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צבר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בגידול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B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בביתו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מתחזק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גינה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פרטית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ובה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צמחים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ביתי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זעתר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נענע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ברשותו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שדה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פתוח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rtl w:val="1"/>
              </w:rPr>
              <w:t xml:space="preserve">בפקיעין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שבו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זיתים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before="240" w:lineRule="auto"/>
              <w:rPr>
                <w:b w:val="1"/>
                <w:bCs w:val="1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b w:val="1"/>
                <w:bCs w:val="1"/>
                <w:color w:val="0000ff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D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’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יר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 (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אבו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סברי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E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65</w:t>
            </w:r>
          </w:p>
          <w:p w:rsidR="00000000" w:rsidDel="00000000" w:rsidP="00000000" w:rsidRDefault="00000000" w:rsidRPr="00000000" w14:paraId="0000007F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זכר</w:t>
            </w:r>
          </w:p>
          <w:p w:rsidR="00000000" w:rsidDel="00000000" w:rsidP="00000000" w:rsidRDefault="00000000" w:rsidRPr="00000000" w14:paraId="00000080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פקיעין</w:t>
            </w:r>
          </w:p>
          <w:p w:rsidR="00000000" w:rsidDel="00000000" w:rsidP="00000000" w:rsidRDefault="00000000" w:rsidRPr="00000000" w14:paraId="00000081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תיכונית</w:t>
            </w:r>
          </w:p>
          <w:p w:rsidR="00000000" w:rsidDel="00000000" w:rsidP="00000000" w:rsidRDefault="00000000" w:rsidRPr="00000000" w14:paraId="00000082">
            <w:pPr>
              <w:bidi w:val="1"/>
              <w:spacing w:before="240" w:lineRule="auto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אספקה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טכנית</w:t>
            </w:r>
          </w:p>
          <w:p w:rsidR="00000000" w:rsidDel="00000000" w:rsidP="00000000" w:rsidRDefault="00000000" w:rsidRPr="00000000" w14:paraId="00000083">
            <w:pPr>
              <w:bidi w:val="1"/>
              <w:spacing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color w:val="0000ff"/>
                <w:sz w:val="24"/>
                <w:szCs w:val="24"/>
                <w:rtl w:val="1"/>
              </w:rPr>
              <w:t xml:space="preserve"> + 5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before="240" w:lineRule="auto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תמונה</w:t>
            </w:r>
            <w:r w:rsidDel="00000000" w:rsidR="00000000" w:rsidRPr="00000000">
              <w:rPr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5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1685596" cy="2367845"/>
                  <wp:effectExtent b="0" l="0" r="0" t="0"/>
                  <wp:docPr id="103570406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596" cy="2367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bidi w:val="1"/>
              <w:spacing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spacing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bidi w:val="1"/>
              <w:spacing w:befor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חדים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בעלים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יובש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ומחפש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החסרונות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הנוכחיות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תחושת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ותצפית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בשגרה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היומית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לנזק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FEELS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9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לגינה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ולשדה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הזיתים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מתוסכל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מזה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ולפעמים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מרגיש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מפספס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תחושת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רואה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שהצמחים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נראים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רחוק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מהשדה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A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SAYS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שהדבר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שהכי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בצמח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ובמיוחד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שינויי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מזג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אוויר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פתאומיים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בשטח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אומר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מסתמך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הניסיון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ומסתכל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צבע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העלים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נוגע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מחפש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מציין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שאי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לסמוך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העין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ולעיתים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.</w:t>
              <w:br w:type="textWrapping"/>
            </w:r>
          </w:p>
        </w:tc>
      </w:tr>
      <w:tr>
        <w:trPr>
          <w:cantSplit w:val="0"/>
          <w:trHeight w:val="273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E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שהניסיון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עוזר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הרבה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מבין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שגם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לניסיון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גבול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כשאין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חושב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שהבעיות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בצמחים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יכולות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להופיע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מהר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מוקדם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מאמין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שמעקב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רציף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הגידול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היבול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.</w:t>
              <w:br w:type="textWrapping"/>
            </w:r>
          </w:p>
        </w:tc>
        <w:tc>
          <w:tcPr/>
          <w:p w:rsidR="00000000" w:rsidDel="00000000" w:rsidP="00000000" w:rsidRDefault="00000000" w:rsidRPr="00000000" w14:paraId="000000A0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4"/>
                <w:szCs w:val="24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A1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סאלח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בצמחים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מסתכל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העלים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סורק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הצמחים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לחפש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סימנים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הצמח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ובשדה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הזיתים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סיורים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תקופתיים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להגיע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כשהוא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מטפל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מיד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2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bidi w:val="1"/>
        <w:spacing w:after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שמזהה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ומתריעה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שמתריע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כשיש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מחסור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קולית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חזותית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שהמים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שמודיע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לסאלח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שמספק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לסימון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8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לשתיית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התייבשות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חיווי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שקל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שתתריע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בטמפרטורה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שמציגה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spacing w:after="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לסמן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מדדי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בלבול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תזכורת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קיצוני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לפונקציה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B6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לפרט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FR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BF">
      <w:pPr>
        <w:bidi w:val="1"/>
        <w:spacing w:after="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bidi w:val="1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bidi w:val="1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bidi w:val="1"/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0" w:lin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NFR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):</w:t>
      </w:r>
    </w:p>
    <w:p w:rsidR="00000000" w:rsidDel="00000000" w:rsidP="00000000" w:rsidRDefault="00000000" w:rsidRPr="00000000" w14:paraId="000000C7">
      <w:pPr>
        <w:bidi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יתקבלו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יעלה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Interoperability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0" w:lin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יילקחו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והמדדים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הסביבתיים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Interoperability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B">
      <w:pPr>
        <w:bidi w:val="1"/>
        <w:spacing w:after="0" w:lin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מתמונות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יתבצע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שניות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sdt>
      <w:sdtPr>
        <w:id w:val="-1465606886"/>
        <w:tag w:val="goog_rdk_1"/>
      </w:sdtPr>
      <w:sdtContent>
        <w:p w:rsidR="00000000" w:rsidDel="00000000" w:rsidP="00000000" w:rsidRDefault="00000000" w:rsidRPr="00000000" w14:paraId="000000CD">
          <w:pPr>
            <w:bidi w:val="1"/>
            <w:spacing w:after="0" w:line="240" w:lineRule="auto"/>
            <w:ind w:left="720" w:firstLine="0"/>
            <w:rPr>
              <w:rFonts w:ascii="Arial" w:cs="Arial" w:eastAsia="Arial" w:hAnsi="Arial"/>
              <w:color w:val="0000ff"/>
              <w:sz w:val="24"/>
              <w:szCs w:val="24"/>
              <w:rPrChange w:author="Yosef Khier" w:id="0" w:date="2025-11-25T19:28:17Z">
                <w:rPr>
                  <w:rFonts w:ascii="Arial" w:cs="Arial" w:eastAsia="Arial" w:hAnsi="Arial"/>
                  <w:color w:val="0000ff"/>
                  <w:sz w:val="24"/>
                  <w:szCs w:val="24"/>
                </w:rPr>
              </w:rPrChange>
            </w:rPr>
          </w:pPr>
          <w:sdt>
            <w:sdtPr>
              <w:id w:val="659182036"/>
              <w:tag w:val="goog_rdk_0"/>
            </w:sdtPr>
            <w:sdtContent>
              <w:r w:rsidDel="00000000" w:rsidR="00000000" w:rsidRPr="00000000">
                <w:rPr>
                  <w:rtl w:val="0"/>
                </w:rPr>
              </w:r>
            </w:sdtContent>
          </w:sdt>
        </w:p>
      </w:sdtContent>
    </w:sdt>
    <w:p w:rsidR="00000000" w:rsidDel="00000000" w:rsidP="00000000" w:rsidRDefault="00000000" w:rsidRPr="00000000" w14:paraId="000000CE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המוצגים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מגמות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Reliability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spacing w:after="0" w:line="240" w:lineRule="auto"/>
        <w:ind w:left="720" w:firstLine="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מכילות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להשקיית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ואחזקתם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0"/>
        </w:rPr>
        <w:t xml:space="preserve">Usability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1">
      <w:pPr>
        <w:bidi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bidi w:val="1"/>
        <w:spacing w:after="0" w:lineRule="auto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bidi w:val="1"/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-757237</wp:posOffset>
            </wp:positionH>
            <wp:positionV relativeFrom="paragraph">
              <wp:posOffset>400050</wp:posOffset>
            </wp:positionV>
            <wp:extent cx="6681788" cy="4623558"/>
            <wp:effectExtent b="0" l="0" r="0" t="0"/>
            <wp:wrapTopAndBottom distB="114300" distT="114300"/>
            <wp:docPr id="103570406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1788" cy="4623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bidi w:val="1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להערות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בהרצאה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שהראיתם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946400"/>
            <wp:effectExtent b="0" l="0" r="0" t="0"/>
            <wp:docPr id="10357040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מחיישנים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בשדה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933700"/>
            <wp:effectExtent b="0" l="0" r="0" t="0"/>
            <wp:docPr id="103570407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הצמחים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5274000" cy="2946400"/>
            <wp:effectExtent b="0" l="0" r="0" t="0"/>
            <wp:docPr id="10357040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933700"/>
            <wp:effectExtent b="0" l="0" r="0" t="0"/>
            <wp:docPr id="10357040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משחוק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הגינה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הבריאה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ומשימות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74000" cy="2933700"/>
            <wp:effectExtent b="0" l="0" r="0" t="0"/>
            <wp:docPr id="10357040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הדגמה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קפיצת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:</w:t>
      </w:r>
      <w:sdt>
        <w:sdtPr>
          <w:id w:val="2037636131"/>
          <w:tag w:val="goog_rdk_2"/>
        </w:sdtPr>
        <w:sdtContent>
          <w:del w:author="Yosef Khier" w:id="1" w:date="2025-11-25T19:26:24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0"/>
              </w:rPr>
              <w:br w:type="textWrapping"/>
            </w:r>
          </w:del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274000" cy="2908300"/>
            <wp:effectExtent b="0" l="0" r="0" t="0"/>
            <wp:docPr id="103570406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לנוחותכם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הקורס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שביצעתם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HW1_TEAMNAME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22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0E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-428619</wp:posOffset>
          </wp:positionH>
          <wp:positionV relativeFrom="paragraph">
            <wp:posOffset>-149219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1035704066" name="image4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0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link w:val="BalloonTextChar"/>
    <w:uiPriority w:val="99"/>
    <w:semiHidden w:val="1"/>
    <w:unhideWhenUsed w:val="1"/>
    <w:rsid w:val="00DC657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C6576"/>
    <w:rPr>
      <w:rFonts w:ascii="Segoe UI" w:cs="Segoe UI" w:hAnsi="Segoe UI"/>
      <w:sz w:val="18"/>
      <w:szCs w:val="18"/>
    </w:rPr>
  </w:style>
  <w:style w:type="paragraph" w:styleId="NormalWeb">
    <w:name w:val="Normal (Web)"/>
    <w:uiPriority w:val="99"/>
    <w:unhideWhenUsed w:val="1"/>
    <w:rsid w:val="00435B84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uiPriority w:val="34"/>
    <w:qFormat w:val="1"/>
    <w:rsid w:val="00435B8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22EA7"/>
    <w:rPr>
      <w:color w:val="0000ff"/>
      <w:u w:val="single"/>
    </w:rPr>
  </w:style>
  <w:style w:type="paragraph" w:styleId="Header">
    <w:name w:val="header"/>
    <w:link w:val="Head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3656"/>
  </w:style>
  <w:style w:type="paragraph" w:styleId="Footer">
    <w:name w:val="footer"/>
    <w:link w:val="FooterChar"/>
    <w:uiPriority w:val="99"/>
    <w:unhideWhenUsed w:val="1"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3656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F7FB4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54EB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A408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3" w:customStyle="1">
    <w:basedOn w:val="TableNormal1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hyperlink" Target="https://aws.amazon.com/solutions/case-studies/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guidingmetrics.com/content/cloud-services-industrys-10-most-critical-metrics/" TargetMode="External"/><Relationship Id="rId21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hyperlink" Target="https://aws.amazon.com/vi/solutions/case-studies/capital-one-all-in-on-a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ws.amazon.com/solutions/case-studies/" TargetMode="External"/><Relationship Id="rId15" Type="http://schemas.openxmlformats.org/officeDocument/2006/relationships/image" Target="media/image9.jpg"/><Relationship Id="rId14" Type="http://schemas.openxmlformats.org/officeDocument/2006/relationships/hyperlink" Target="https://en.wikipedia.org/wiki/Non-functional_requirement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github.com/ykhier/Cloud-Computing-Cat" TargetMode="External"/><Relationship Id="rId8" Type="http://schemas.openxmlformats.org/officeDocument/2006/relationships/hyperlink" Target="https://guidingmetrics.com/content/cloud-services-industrys-10-most-critical-metric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f+iCI0tNpQlxvSWhE11U8676dw==">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2025-11-15T18:22:00Z</dcterms:created>
  <dc:creator>aliza</dc:creator>
</cp:coreProperties>
</file>